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6387D" w14:textId="77777777" w:rsidR="00457B24" w:rsidRDefault="00000000">
      <w:pPr>
        <w:ind w:right="-1423"/>
        <w:rPr>
          <w:rFonts w:ascii="Poppins SemiBold" w:eastAsia="Poppins SemiBold" w:hAnsi="Poppins SemiBold" w:cs="Poppins SemiBold"/>
          <w:sz w:val="20"/>
          <w:szCs w:val="20"/>
        </w:rPr>
      </w:pPr>
      <w:r>
        <w:rPr>
          <w:rFonts w:ascii="Poppins SemiBold" w:eastAsia="Poppins SemiBold" w:hAnsi="Poppins SemiBold" w:cs="Poppins SemiBold"/>
          <w:noProof/>
          <w:sz w:val="20"/>
          <w:szCs w:val="20"/>
        </w:rPr>
        <w:drawing>
          <wp:anchor distT="114300" distB="114300" distL="114300" distR="114300" simplePos="0" relativeHeight="251658240" behindDoc="0" locked="0" layoutInCell="1" hidden="0" allowOverlap="1" wp14:anchorId="51931C2A" wp14:editId="13AC49AF">
            <wp:simplePos x="0" y="0"/>
            <wp:positionH relativeFrom="page">
              <wp:posOffset>0</wp:posOffset>
            </wp:positionH>
            <wp:positionV relativeFrom="page">
              <wp:posOffset>-384824</wp:posOffset>
            </wp:positionV>
            <wp:extent cx="3590925" cy="6381750"/>
            <wp:effectExtent l="0" t="0" r="0" b="0"/>
            <wp:wrapNone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 r="2900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38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Poppins SemiBold" w:eastAsia="Poppins SemiBold" w:hAnsi="Poppins SemiBold" w:cs="Poppins SemiBold"/>
          <w:noProof/>
          <w:sz w:val="20"/>
          <w:szCs w:val="20"/>
        </w:rPr>
        <w:drawing>
          <wp:anchor distT="114300" distB="114300" distL="114300" distR="114300" simplePos="0" relativeHeight="251659264" behindDoc="0" locked="0" layoutInCell="1" hidden="0" allowOverlap="1" wp14:anchorId="53936A8E" wp14:editId="596BBB53">
            <wp:simplePos x="0" y="0"/>
            <wp:positionH relativeFrom="page">
              <wp:posOffset>6915150</wp:posOffset>
            </wp:positionH>
            <wp:positionV relativeFrom="page">
              <wp:posOffset>-481499</wp:posOffset>
            </wp:positionV>
            <wp:extent cx="4377365" cy="924412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7365" cy="9244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Poppins SemiBold" w:eastAsia="Poppins SemiBold" w:hAnsi="Poppins SemiBold" w:cs="Poppins SemiBold"/>
          <w:sz w:val="20"/>
          <w:szCs w:val="20"/>
        </w:rPr>
        <w:t xml:space="preserve"> </w:t>
      </w:r>
    </w:p>
    <w:p w14:paraId="0731E144" w14:textId="77777777" w:rsidR="00457B24" w:rsidRDefault="00000000">
      <w:pPr>
        <w:ind w:right="-1423"/>
        <w:rPr>
          <w:rFonts w:ascii="Poppins SemiBold" w:eastAsia="Poppins SemiBold" w:hAnsi="Poppins SemiBold" w:cs="Poppins SemiBold"/>
          <w:sz w:val="20"/>
          <w:szCs w:val="20"/>
        </w:rPr>
      </w:pPr>
      <w:r>
        <w:rPr>
          <w:rFonts w:ascii="Poppins SemiBold" w:eastAsia="Poppins SemiBold" w:hAnsi="Poppins SemiBold" w:cs="Poppins SemiBold"/>
          <w:noProof/>
          <w:sz w:val="20"/>
          <w:szCs w:val="20"/>
        </w:rPr>
        <w:drawing>
          <wp:anchor distT="114300" distB="114300" distL="114300" distR="114300" simplePos="0" relativeHeight="251660288" behindDoc="0" locked="0" layoutInCell="1" hidden="0" allowOverlap="1" wp14:anchorId="14FE5504" wp14:editId="7C104993">
            <wp:simplePos x="0" y="0"/>
            <wp:positionH relativeFrom="page">
              <wp:posOffset>5743575</wp:posOffset>
            </wp:positionH>
            <wp:positionV relativeFrom="page">
              <wp:posOffset>-167174</wp:posOffset>
            </wp:positionV>
            <wp:extent cx="1452563" cy="1314728"/>
            <wp:effectExtent l="0" t="0" r="0" b="0"/>
            <wp:wrapNone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1314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9B969E" w14:textId="77777777" w:rsidR="00457B24" w:rsidRDefault="00000000">
      <w:pPr>
        <w:ind w:right="-1423"/>
        <w:rPr>
          <w:rFonts w:ascii="Poppins SemiBold" w:eastAsia="Poppins SemiBold" w:hAnsi="Poppins SemiBold" w:cs="Poppins SemiBold"/>
          <w:sz w:val="20"/>
          <w:szCs w:val="20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  <w:t xml:space="preserve">       </w:t>
      </w:r>
    </w:p>
    <w:p w14:paraId="2EEDE59E" w14:textId="77777777" w:rsidR="00457B24" w:rsidRDefault="00000000">
      <w:pPr>
        <w:ind w:right="-1423"/>
        <w:rPr>
          <w:rFonts w:ascii="Poppins SemiBold" w:eastAsia="Poppins SemiBold" w:hAnsi="Poppins SemiBold" w:cs="Poppins SemiBold"/>
          <w:sz w:val="20"/>
          <w:szCs w:val="20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  <w:t xml:space="preserve">        </w:t>
      </w:r>
    </w:p>
    <w:p w14:paraId="778EBD68" w14:textId="77777777" w:rsidR="00457B24" w:rsidRDefault="00000000">
      <w:pPr>
        <w:ind w:right="-1423"/>
        <w:rPr>
          <w:rFonts w:ascii="Poppins SemiBold" w:eastAsia="Poppins SemiBold" w:hAnsi="Poppins SemiBold" w:cs="Poppins SemiBold"/>
          <w:sz w:val="20"/>
          <w:szCs w:val="20"/>
        </w:rPr>
      </w:pPr>
      <w:r>
        <w:rPr>
          <w:rFonts w:ascii="Poppins SemiBold" w:eastAsia="Poppins SemiBold" w:hAnsi="Poppins SemiBold" w:cs="Poppins SemiBold"/>
          <w:noProof/>
          <w:sz w:val="20"/>
          <w:szCs w:val="20"/>
        </w:rPr>
        <w:drawing>
          <wp:anchor distT="114300" distB="114300" distL="114300" distR="114300" simplePos="0" relativeHeight="251661312" behindDoc="0" locked="0" layoutInCell="1" hidden="0" allowOverlap="1" wp14:anchorId="17E3856A" wp14:editId="0E81F479">
            <wp:simplePos x="0" y="0"/>
            <wp:positionH relativeFrom="page">
              <wp:posOffset>8086725</wp:posOffset>
            </wp:positionH>
            <wp:positionV relativeFrom="page">
              <wp:posOffset>932475</wp:posOffset>
            </wp:positionV>
            <wp:extent cx="983909" cy="2029312"/>
            <wp:effectExtent l="0" t="0" r="0" b="0"/>
            <wp:wrapNone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3909" cy="2029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0524E9" w14:textId="77777777" w:rsidR="00457B24" w:rsidRDefault="00457B24">
      <w:pPr>
        <w:ind w:right="-1423"/>
        <w:rPr>
          <w:rFonts w:ascii="Poppins SemiBold" w:eastAsia="Poppins SemiBold" w:hAnsi="Poppins SemiBold" w:cs="Poppins SemiBold"/>
          <w:sz w:val="20"/>
          <w:szCs w:val="20"/>
        </w:rPr>
      </w:pPr>
    </w:p>
    <w:p w14:paraId="7265C84C" w14:textId="77777777" w:rsidR="00457B24" w:rsidRDefault="00457B24">
      <w:pPr>
        <w:ind w:right="-1423"/>
        <w:rPr>
          <w:rFonts w:ascii="Poppins SemiBold" w:eastAsia="Poppins SemiBold" w:hAnsi="Poppins SemiBold" w:cs="Poppins SemiBold"/>
          <w:sz w:val="20"/>
          <w:szCs w:val="20"/>
        </w:rPr>
      </w:pPr>
    </w:p>
    <w:p w14:paraId="45C1FAA7" w14:textId="77777777" w:rsidR="00457B24" w:rsidRDefault="00457B24">
      <w:pPr>
        <w:ind w:right="-1423"/>
        <w:rPr>
          <w:rFonts w:ascii="Poppins" w:eastAsia="Poppins" w:hAnsi="Poppins" w:cs="Poppins"/>
          <w:sz w:val="6"/>
          <w:szCs w:val="6"/>
        </w:rPr>
      </w:pPr>
    </w:p>
    <w:p w14:paraId="3DB9BA00" w14:textId="77777777" w:rsidR="00457B24" w:rsidRDefault="00457B24">
      <w:pPr>
        <w:spacing w:line="120" w:lineRule="auto"/>
        <w:ind w:right="-1423"/>
        <w:rPr>
          <w:rFonts w:ascii="Poppins" w:eastAsia="Poppins" w:hAnsi="Poppins" w:cs="Poppins"/>
          <w:sz w:val="10"/>
          <w:szCs w:val="10"/>
        </w:rPr>
      </w:pPr>
    </w:p>
    <w:p w14:paraId="192169F8" w14:textId="77777777" w:rsidR="00457B24" w:rsidRDefault="00000000">
      <w:pPr>
        <w:ind w:right="-1423"/>
        <w:rPr>
          <w:rFonts w:ascii="Poppins" w:eastAsia="Poppins" w:hAnsi="Poppins" w:cs="Poppins"/>
          <w:sz w:val="30"/>
          <w:szCs w:val="30"/>
        </w:rPr>
      </w:pPr>
      <w:r>
        <w:rPr>
          <w:rFonts w:ascii="Poppins" w:eastAsia="Poppins" w:hAnsi="Poppins" w:cs="Poppins"/>
          <w:sz w:val="30"/>
          <w:szCs w:val="30"/>
        </w:rPr>
        <w:t xml:space="preserve"> </w:t>
      </w:r>
      <w:r>
        <w:rPr>
          <w:rFonts w:ascii="Poppins" w:eastAsia="Poppins" w:hAnsi="Poppins" w:cs="Poppins"/>
          <w:sz w:val="30"/>
          <w:szCs w:val="30"/>
        </w:rPr>
        <w:tab/>
      </w:r>
      <w:r>
        <w:rPr>
          <w:rFonts w:ascii="Poppins" w:eastAsia="Poppins" w:hAnsi="Poppins" w:cs="Poppins"/>
          <w:sz w:val="30"/>
          <w:szCs w:val="30"/>
        </w:rPr>
        <w:tab/>
      </w:r>
      <w:r>
        <w:rPr>
          <w:rFonts w:ascii="Poppins" w:eastAsia="Poppins" w:hAnsi="Poppins" w:cs="Poppins"/>
          <w:sz w:val="30"/>
          <w:szCs w:val="30"/>
        </w:rPr>
        <w:tab/>
      </w:r>
      <w:r>
        <w:rPr>
          <w:rFonts w:ascii="Poppins" w:eastAsia="Poppins" w:hAnsi="Poppins" w:cs="Poppins"/>
          <w:sz w:val="30"/>
          <w:szCs w:val="30"/>
        </w:rPr>
        <w:tab/>
      </w:r>
      <w:r>
        <w:rPr>
          <w:rFonts w:ascii="Poppins" w:eastAsia="Poppins" w:hAnsi="Poppins" w:cs="Poppins"/>
          <w:sz w:val="30"/>
          <w:szCs w:val="30"/>
        </w:rPr>
        <w:tab/>
      </w:r>
      <w:r>
        <w:rPr>
          <w:rFonts w:ascii="Poppins" w:eastAsia="Poppins" w:hAnsi="Poppins" w:cs="Poppins"/>
          <w:sz w:val="30"/>
          <w:szCs w:val="30"/>
        </w:rPr>
        <w:tab/>
      </w:r>
      <w:r>
        <w:rPr>
          <w:rFonts w:ascii="Poppins" w:eastAsia="Poppins" w:hAnsi="Poppins" w:cs="Poppins"/>
          <w:sz w:val="30"/>
          <w:szCs w:val="30"/>
        </w:rPr>
        <w:tab/>
      </w:r>
      <w:r>
        <w:rPr>
          <w:rFonts w:ascii="Poppins" w:eastAsia="Poppins" w:hAnsi="Poppins" w:cs="Poppins"/>
          <w:sz w:val="30"/>
          <w:szCs w:val="30"/>
        </w:rPr>
        <w:tab/>
        <w:t xml:space="preserve">   </w:t>
      </w:r>
      <w:r>
        <w:rPr>
          <w:rFonts w:ascii="Poppins" w:eastAsia="Poppins" w:hAnsi="Poppins" w:cs="Poppins"/>
          <w:sz w:val="30"/>
          <w:szCs w:val="30"/>
        </w:rPr>
        <w:tab/>
      </w:r>
      <w:r>
        <w:rPr>
          <w:rFonts w:ascii="Poppins" w:eastAsia="Poppins" w:hAnsi="Poppins" w:cs="Poppins"/>
          <w:sz w:val="30"/>
          <w:szCs w:val="30"/>
        </w:rPr>
        <w:tab/>
        <w:t>TO WHOM IT MAY CONCERN</w:t>
      </w:r>
    </w:p>
    <w:p w14:paraId="31EB0C03" w14:textId="77777777" w:rsidR="00457B24" w:rsidRDefault="00457B24">
      <w:pPr>
        <w:ind w:right="-1423"/>
        <w:rPr>
          <w:rFonts w:ascii="Poppins" w:eastAsia="Poppins" w:hAnsi="Poppins" w:cs="Poppins"/>
          <w:sz w:val="2"/>
          <w:szCs w:val="2"/>
        </w:rPr>
      </w:pPr>
    </w:p>
    <w:p w14:paraId="21389C6B" w14:textId="562267E9" w:rsidR="00457B24" w:rsidRDefault="00000000">
      <w:pPr>
        <w:ind w:left="5760" w:right="-1423" w:firstLine="720"/>
        <w:rPr>
          <w:rFonts w:ascii="Poppins SemiBold" w:eastAsia="Poppins SemiBold" w:hAnsi="Poppins SemiBold" w:cs="Poppins SemiBold"/>
          <w:sz w:val="44"/>
          <w:szCs w:val="44"/>
        </w:rPr>
      </w:pPr>
      <w:r>
        <w:rPr>
          <w:rFonts w:ascii="Poppins" w:eastAsia="Poppins" w:hAnsi="Poppins" w:cs="Poppins"/>
          <w:sz w:val="30"/>
          <w:szCs w:val="30"/>
        </w:rPr>
        <w:t xml:space="preserve">   </w:t>
      </w:r>
      <w:r>
        <w:rPr>
          <w:rFonts w:ascii="Poppins" w:eastAsia="Poppins" w:hAnsi="Poppins" w:cs="Poppins"/>
          <w:sz w:val="30"/>
          <w:szCs w:val="30"/>
        </w:rPr>
        <w:tab/>
        <w:t xml:space="preserve">          </w:t>
      </w:r>
      <w:r w:rsidR="001729CF">
        <w:rPr>
          <w:rFonts w:ascii="Poppins SemiBold" w:eastAsia="Poppins SemiBold" w:hAnsi="Poppins SemiBold" w:cs="Poppins SemiBold"/>
          <w:sz w:val="44"/>
          <w:szCs w:val="44"/>
        </w:rPr>
        <w:t>{{n</w:t>
      </w:r>
      <w:r>
        <w:rPr>
          <w:rFonts w:ascii="Poppins SemiBold" w:eastAsia="Poppins SemiBold" w:hAnsi="Poppins SemiBold" w:cs="Poppins SemiBold"/>
          <w:sz w:val="44"/>
          <w:szCs w:val="44"/>
        </w:rPr>
        <w:t>ame</w:t>
      </w:r>
      <w:r w:rsidR="001729CF">
        <w:rPr>
          <w:rFonts w:ascii="Poppins SemiBold" w:eastAsia="Poppins SemiBold" w:hAnsi="Poppins SemiBold" w:cs="Poppins SemiBold"/>
          <w:sz w:val="44"/>
          <w:szCs w:val="44"/>
        </w:rPr>
        <w:t>}}</w:t>
      </w:r>
    </w:p>
    <w:p w14:paraId="13D579BC" w14:textId="77777777" w:rsidR="00457B24" w:rsidRDefault="00000000">
      <w:pPr>
        <w:ind w:left="5760" w:right="-1423" w:firstLine="720"/>
        <w:rPr>
          <w:rFonts w:ascii="Poppins" w:eastAsia="Poppins" w:hAnsi="Poppins" w:cs="Poppins"/>
          <w:sz w:val="20"/>
          <w:szCs w:val="20"/>
        </w:rPr>
      </w:pPr>
      <w:r>
        <w:rPr>
          <w:rFonts w:ascii="Poppins" w:eastAsia="Poppins" w:hAnsi="Poppins" w:cs="Poppins"/>
          <w:noProof/>
          <w:sz w:val="20"/>
          <w:szCs w:val="20"/>
        </w:rPr>
        <w:drawing>
          <wp:anchor distT="114300" distB="114300" distL="114300" distR="114300" simplePos="0" relativeHeight="251662336" behindDoc="0" locked="0" layoutInCell="1" hidden="0" allowOverlap="1" wp14:anchorId="2A8C8BF1" wp14:editId="6CE1690D">
            <wp:simplePos x="0" y="0"/>
            <wp:positionH relativeFrom="page">
              <wp:posOffset>3852075</wp:posOffset>
            </wp:positionH>
            <wp:positionV relativeFrom="page">
              <wp:posOffset>2729850</wp:posOffset>
            </wp:positionV>
            <wp:extent cx="4503600" cy="3659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3600" cy="36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ABD1FF" w14:textId="72ADD912" w:rsidR="00457B24" w:rsidRDefault="00000000">
      <w:pPr>
        <w:spacing w:line="240" w:lineRule="auto"/>
        <w:ind w:left="4320" w:right="-1423" w:firstLine="720"/>
        <w:rPr>
          <w:rFonts w:ascii="Poppins" w:eastAsia="Poppins" w:hAnsi="Poppins" w:cs="Poppins"/>
          <w:sz w:val="20"/>
          <w:szCs w:val="20"/>
        </w:rPr>
      </w:pPr>
      <w:r>
        <w:rPr>
          <w:rFonts w:ascii="Poppins" w:eastAsia="Poppins" w:hAnsi="Poppins" w:cs="Poppins"/>
          <w:sz w:val="20"/>
          <w:szCs w:val="20"/>
        </w:rPr>
        <w:t xml:space="preserve">      </w:t>
      </w:r>
      <w:r>
        <w:rPr>
          <w:rFonts w:ascii="Poppins" w:eastAsia="Poppins" w:hAnsi="Poppins" w:cs="Poppins"/>
          <w:sz w:val="20"/>
          <w:szCs w:val="20"/>
        </w:rPr>
        <w:tab/>
        <w:t xml:space="preserve">  </w:t>
      </w:r>
      <w:r>
        <w:rPr>
          <w:rFonts w:ascii="Poppins" w:eastAsia="Poppins" w:hAnsi="Poppins" w:cs="Poppins"/>
          <w:sz w:val="20"/>
          <w:szCs w:val="20"/>
        </w:rPr>
        <w:tab/>
        <w:t xml:space="preserve">      This is to certify that </w:t>
      </w:r>
      <w:r w:rsidR="001729CF">
        <w:rPr>
          <w:rFonts w:ascii="Poppins" w:eastAsia="Poppins" w:hAnsi="Poppins" w:cs="Poppins"/>
          <w:b/>
          <w:bCs/>
          <w:sz w:val="20"/>
          <w:szCs w:val="20"/>
        </w:rPr>
        <w:t>{{n</w:t>
      </w:r>
      <w:r>
        <w:rPr>
          <w:rFonts w:ascii="Poppins" w:eastAsia="Poppins" w:hAnsi="Poppins" w:cs="Poppins"/>
          <w:b/>
          <w:bCs/>
          <w:sz w:val="20"/>
          <w:szCs w:val="20"/>
        </w:rPr>
        <w:t>ame</w:t>
      </w:r>
      <w:r w:rsidR="001729CF">
        <w:rPr>
          <w:rFonts w:ascii="Poppins" w:eastAsia="Poppins" w:hAnsi="Poppins" w:cs="Poppins"/>
          <w:b/>
          <w:bCs/>
          <w:sz w:val="20"/>
          <w:szCs w:val="20"/>
        </w:rPr>
        <w:t>}}</w:t>
      </w:r>
      <w:r>
        <w:rPr>
          <w:rFonts w:ascii="Poppins" w:eastAsia="Poppins" w:hAnsi="Poppins" w:cs="Poppins"/>
          <w:sz w:val="20"/>
          <w:szCs w:val="20"/>
        </w:rPr>
        <w:t xml:space="preserve"> was employed at </w:t>
      </w:r>
    </w:p>
    <w:p w14:paraId="7DA42662" w14:textId="77777777" w:rsidR="00457B24" w:rsidRDefault="00000000">
      <w:pPr>
        <w:spacing w:line="240" w:lineRule="auto"/>
        <w:ind w:right="-1423"/>
        <w:jc w:val="center"/>
        <w:rPr>
          <w:rFonts w:ascii="Poppins" w:eastAsia="Poppins" w:hAnsi="Poppins" w:cs="Poppins"/>
          <w:sz w:val="20"/>
          <w:szCs w:val="20"/>
        </w:rPr>
      </w:pPr>
      <w:r>
        <w:rPr>
          <w:rFonts w:ascii="Poppins" w:eastAsia="Poppins" w:hAnsi="Poppins" w:cs="Poppins"/>
          <w:sz w:val="20"/>
          <w:szCs w:val="20"/>
        </w:rPr>
        <w:t xml:space="preserve"> </w:t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  <w:t xml:space="preserve">    Cybernaut EdTech Private Limited as a </w:t>
      </w:r>
      <w:r>
        <w:rPr>
          <w:rFonts w:ascii="Poppins" w:eastAsia="Poppins" w:hAnsi="Poppins" w:cs="Poppins"/>
          <w:sz w:val="20"/>
          <w:szCs w:val="20"/>
        </w:rPr>
        <w:tab/>
      </w:r>
    </w:p>
    <w:p w14:paraId="1D617C75" w14:textId="77777777" w:rsidR="00457B24" w:rsidRDefault="00000000">
      <w:pPr>
        <w:spacing w:line="240" w:lineRule="auto"/>
        <w:ind w:left="5760" w:right="-1423"/>
        <w:rPr>
          <w:rFonts w:ascii="Poppins" w:eastAsia="Poppins" w:hAnsi="Poppins" w:cs="Poppins"/>
          <w:sz w:val="20"/>
          <w:szCs w:val="20"/>
        </w:rPr>
      </w:pPr>
      <w:r>
        <w:rPr>
          <w:rFonts w:ascii="Poppins" w:eastAsia="Poppins" w:hAnsi="Poppins" w:cs="Poppins"/>
          <w:sz w:val="20"/>
          <w:szCs w:val="20"/>
        </w:rPr>
        <w:t xml:space="preserve">                                 </w:t>
      </w:r>
      <w:r>
        <w:rPr>
          <w:rFonts w:ascii="Poppins" w:eastAsia="Poppins" w:hAnsi="Poppins" w:cs="Poppins"/>
          <w:b/>
          <w:bCs/>
          <w:sz w:val="20"/>
          <w:szCs w:val="20"/>
        </w:rPr>
        <w:t>&lt;&lt;Role&gt;&gt;</w:t>
      </w:r>
      <w:r>
        <w:rPr>
          <w:rFonts w:ascii="Poppins" w:eastAsia="Poppins" w:hAnsi="Poppins" w:cs="Poppins"/>
          <w:sz w:val="20"/>
          <w:szCs w:val="20"/>
        </w:rPr>
        <w:t xml:space="preserve"> from </w:t>
      </w:r>
      <w:r>
        <w:rPr>
          <w:rFonts w:ascii="Poppins" w:eastAsia="Poppins" w:hAnsi="Poppins" w:cs="Poppins"/>
          <w:b/>
          <w:bCs/>
          <w:sz w:val="20"/>
          <w:szCs w:val="20"/>
        </w:rPr>
        <w:t>&lt;&lt;DOJ&gt;&gt;</w:t>
      </w:r>
      <w:r>
        <w:rPr>
          <w:rFonts w:ascii="Poppins" w:eastAsia="Poppins" w:hAnsi="Poppins" w:cs="Poppins"/>
          <w:sz w:val="20"/>
          <w:szCs w:val="20"/>
        </w:rPr>
        <w:t xml:space="preserve"> to </w:t>
      </w:r>
      <w:r>
        <w:rPr>
          <w:rFonts w:ascii="Poppins" w:eastAsia="Poppins" w:hAnsi="Poppins" w:cs="Poppins"/>
          <w:b/>
          <w:bCs/>
          <w:sz w:val="20"/>
          <w:szCs w:val="20"/>
        </w:rPr>
        <w:t>&lt;&lt;DOE&gt;&gt;</w:t>
      </w:r>
      <w:r>
        <w:rPr>
          <w:rFonts w:ascii="Poppins" w:eastAsia="Poppins" w:hAnsi="Poppins" w:cs="Poppins"/>
          <w:sz w:val="20"/>
          <w:szCs w:val="20"/>
        </w:rPr>
        <w:t xml:space="preserve">, </w:t>
      </w:r>
    </w:p>
    <w:p w14:paraId="3FF05BE9" w14:textId="77777777" w:rsidR="00457B24" w:rsidRDefault="00000000">
      <w:pPr>
        <w:spacing w:line="240" w:lineRule="auto"/>
        <w:ind w:right="-1423"/>
        <w:rPr>
          <w:rFonts w:ascii="Poppins" w:eastAsia="Poppins" w:hAnsi="Poppins" w:cs="Poppins"/>
          <w:sz w:val="20"/>
          <w:szCs w:val="20"/>
        </w:rPr>
      </w:pPr>
      <w:r>
        <w:rPr>
          <w:rFonts w:ascii="Poppins" w:eastAsia="Poppins" w:hAnsi="Poppins" w:cs="Poppins"/>
          <w:sz w:val="20"/>
          <w:szCs w:val="20"/>
        </w:rPr>
        <w:t xml:space="preserve">                </w:t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  <w:t xml:space="preserve">                           while showcasing a professional and commendable work </w:t>
      </w:r>
    </w:p>
    <w:p w14:paraId="0302D775" w14:textId="77777777" w:rsidR="00457B24" w:rsidRDefault="00000000">
      <w:pPr>
        <w:spacing w:line="240" w:lineRule="auto"/>
        <w:ind w:right="-1423"/>
        <w:rPr>
          <w:rFonts w:ascii="Poppins" w:eastAsia="Poppins" w:hAnsi="Poppins" w:cs="Poppins"/>
          <w:sz w:val="20"/>
          <w:szCs w:val="20"/>
        </w:rPr>
      </w:pPr>
      <w:r>
        <w:rPr>
          <w:rFonts w:ascii="Poppins" w:eastAsia="Poppins" w:hAnsi="Poppins" w:cs="Poppins"/>
          <w:sz w:val="20"/>
          <w:szCs w:val="20"/>
        </w:rPr>
        <w:t xml:space="preserve">  </w:t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  <w:t xml:space="preserve">         attitude throughout.</w:t>
      </w:r>
    </w:p>
    <w:p w14:paraId="1F1066DE" w14:textId="77777777" w:rsidR="00457B24" w:rsidRDefault="00000000">
      <w:pPr>
        <w:spacing w:line="240" w:lineRule="auto"/>
        <w:ind w:right="-1423"/>
        <w:rPr>
          <w:rFonts w:ascii="Poppins" w:eastAsia="Poppins" w:hAnsi="Poppins" w:cs="Poppins"/>
          <w:sz w:val="20"/>
          <w:szCs w:val="20"/>
        </w:rPr>
      </w:pPr>
      <w:del w:id="0" w:author="Hr Management Cybernaut" w:date="2026-02-27T17:14:00Z">
        <w:r>
          <w:rPr>
            <w:noProof/>
          </w:rPr>
          <w:drawing>
            <wp:anchor distT="114300" distB="114300" distL="114300" distR="114300" simplePos="0" relativeHeight="251663360" behindDoc="0" locked="0" layoutInCell="1" hidden="0" allowOverlap="1" wp14:anchorId="1E880306" wp14:editId="62E8B4D9">
              <wp:simplePos x="0" y="0"/>
              <wp:positionH relativeFrom="column">
                <wp:posOffset>4429125</wp:posOffset>
              </wp:positionH>
              <wp:positionV relativeFrom="paragraph">
                <wp:posOffset>190500</wp:posOffset>
              </wp:positionV>
              <wp:extent cx="898256" cy="884646"/>
              <wp:effectExtent l="0" t="0" r="0" b="0"/>
              <wp:wrapNone/>
              <wp:docPr id="5" name="image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.png"/>
                      <pic:cNvPicPr preferRelativeResize="0"/>
                    </pic:nvPicPr>
                    <pic:blipFill>
                      <a:blip r:embed="rId9"/>
                      <a:srcRect l="31639" t="19052" r="46721" b="4922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98256" cy="884646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w:del>
    </w:p>
    <w:p w14:paraId="53471171" w14:textId="77777777" w:rsidR="00457B24" w:rsidRDefault="00457B24">
      <w:pPr>
        <w:spacing w:line="240" w:lineRule="auto"/>
        <w:ind w:left="6480" w:right="-1423" w:firstLine="720"/>
        <w:rPr>
          <w:rFonts w:ascii="Poppins" w:eastAsia="Poppins" w:hAnsi="Poppins" w:cs="Poppins"/>
          <w:sz w:val="20"/>
          <w:szCs w:val="20"/>
        </w:rPr>
      </w:pPr>
    </w:p>
    <w:p w14:paraId="6874EEC5" w14:textId="77777777" w:rsidR="00457B24" w:rsidRDefault="00000000">
      <w:pPr>
        <w:spacing w:line="240" w:lineRule="auto"/>
        <w:ind w:left="6480" w:right="-1423"/>
        <w:rPr>
          <w:rFonts w:ascii="Poppins" w:eastAsia="Poppins" w:hAnsi="Poppins" w:cs="Poppins"/>
          <w:sz w:val="20"/>
          <w:szCs w:val="20"/>
        </w:rPr>
      </w:pPr>
      <w:r>
        <w:rPr>
          <w:rFonts w:ascii="Poppins" w:eastAsia="Poppins" w:hAnsi="Poppins" w:cs="Poppins"/>
          <w:sz w:val="20"/>
          <w:szCs w:val="20"/>
        </w:rPr>
        <w:t xml:space="preserve"> </w:t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ins w:id="1" w:author="Hr Management Cybernaut" w:date="2026-02-27T17:14:00Z">
        <w:r>
          <w:rPr>
            <w:noProof/>
          </w:rPr>
          <w:drawing>
            <wp:anchor distT="114300" distB="114300" distL="114300" distR="114300" simplePos="0" relativeHeight="251664384" behindDoc="0" locked="0" layoutInCell="1" hidden="0" allowOverlap="1" wp14:anchorId="146EE777" wp14:editId="7DB272A7">
              <wp:simplePos x="0" y="0"/>
              <wp:positionH relativeFrom="column">
                <wp:posOffset>4467225</wp:posOffset>
              </wp:positionH>
              <wp:positionV relativeFrom="paragraph">
                <wp:posOffset>266700</wp:posOffset>
              </wp:positionV>
              <wp:extent cx="826766" cy="817971"/>
              <wp:effectExtent l="0" t="0" r="0" b="0"/>
              <wp:wrapNone/>
              <wp:docPr id="6" name="image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.png"/>
                      <pic:cNvPicPr preferRelativeResize="0"/>
                    </pic:nvPicPr>
                    <pic:blipFill>
                      <a:blip r:embed="rId9"/>
                      <a:srcRect l="31639" t="19052" r="46721" b="4922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6766" cy="81797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w:ins>
    </w:p>
    <w:p w14:paraId="68F8E9C9" w14:textId="77777777" w:rsidR="00457B24" w:rsidRDefault="00457B24">
      <w:pPr>
        <w:spacing w:line="240" w:lineRule="auto"/>
        <w:ind w:right="-1423"/>
        <w:rPr>
          <w:rFonts w:ascii="Poppins" w:eastAsia="Poppins" w:hAnsi="Poppins" w:cs="Poppins"/>
          <w:sz w:val="20"/>
          <w:szCs w:val="20"/>
        </w:rPr>
      </w:pPr>
    </w:p>
    <w:p w14:paraId="302DA547" w14:textId="77777777" w:rsidR="00457B24" w:rsidRDefault="00457B24">
      <w:pPr>
        <w:spacing w:line="240" w:lineRule="auto"/>
        <w:ind w:right="-1423"/>
        <w:rPr>
          <w:rFonts w:ascii="Poppins" w:eastAsia="Poppins" w:hAnsi="Poppins" w:cs="Poppins"/>
          <w:sz w:val="20"/>
          <w:szCs w:val="20"/>
        </w:rPr>
      </w:pPr>
    </w:p>
    <w:p w14:paraId="622A65CA" w14:textId="77777777" w:rsidR="00457B24" w:rsidRDefault="00457B24">
      <w:pPr>
        <w:spacing w:line="240" w:lineRule="auto"/>
        <w:ind w:right="-1423"/>
        <w:rPr>
          <w:ins w:id="2" w:author="Hr Management Cybernaut" w:date="2026-02-27T17:14:00Z"/>
          <w:rFonts w:ascii="Poppins" w:eastAsia="Poppins" w:hAnsi="Poppins" w:cs="Poppins"/>
          <w:sz w:val="20"/>
          <w:szCs w:val="20"/>
        </w:rPr>
      </w:pPr>
    </w:p>
    <w:p w14:paraId="0F8FDDCA" w14:textId="77777777" w:rsidR="00457B24" w:rsidRDefault="00457B24">
      <w:pPr>
        <w:spacing w:line="240" w:lineRule="auto"/>
        <w:ind w:right="-1423"/>
        <w:rPr>
          <w:ins w:id="3" w:author="Hr Management Cybernaut" w:date="2026-02-27T17:14:00Z"/>
          <w:rFonts w:ascii="Poppins" w:eastAsia="Poppins" w:hAnsi="Poppins" w:cs="Poppins"/>
          <w:sz w:val="20"/>
          <w:szCs w:val="20"/>
        </w:rPr>
      </w:pPr>
    </w:p>
    <w:p w14:paraId="1D3C34F9" w14:textId="77777777" w:rsidR="00457B24" w:rsidRDefault="00457B24">
      <w:pPr>
        <w:spacing w:line="240" w:lineRule="auto"/>
        <w:ind w:right="-1423"/>
        <w:rPr>
          <w:rFonts w:ascii="Poppins" w:eastAsia="Poppins" w:hAnsi="Poppins" w:cs="Poppins"/>
          <w:sz w:val="20"/>
          <w:szCs w:val="20"/>
        </w:rPr>
      </w:pPr>
    </w:p>
    <w:p w14:paraId="29C8FCD7" w14:textId="77777777" w:rsidR="00457B24" w:rsidRDefault="00000000">
      <w:pPr>
        <w:spacing w:line="240" w:lineRule="auto"/>
        <w:ind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 xml:space="preserve">   </w:t>
      </w:r>
      <w:r>
        <w:rPr>
          <w:rFonts w:ascii="Poppins" w:eastAsia="Poppins" w:hAnsi="Poppins" w:cs="Poppins"/>
          <w:sz w:val="16"/>
          <w:szCs w:val="16"/>
        </w:rPr>
        <w:tab/>
      </w:r>
      <w:r>
        <w:rPr>
          <w:rFonts w:ascii="Poppins" w:eastAsia="Poppins" w:hAnsi="Poppins" w:cs="Poppins"/>
          <w:sz w:val="16"/>
          <w:szCs w:val="16"/>
        </w:rPr>
        <w:tab/>
      </w:r>
      <w:r>
        <w:rPr>
          <w:rFonts w:ascii="Poppins" w:eastAsia="Poppins" w:hAnsi="Poppins" w:cs="Poppins"/>
          <w:sz w:val="16"/>
          <w:szCs w:val="16"/>
        </w:rPr>
        <w:tab/>
      </w:r>
      <w:r>
        <w:rPr>
          <w:rFonts w:ascii="Poppins" w:eastAsia="Poppins" w:hAnsi="Poppins" w:cs="Poppins"/>
          <w:sz w:val="16"/>
          <w:szCs w:val="16"/>
        </w:rPr>
        <w:tab/>
      </w:r>
      <w:r>
        <w:rPr>
          <w:rFonts w:ascii="Poppins" w:eastAsia="Poppins" w:hAnsi="Poppins" w:cs="Poppins"/>
          <w:sz w:val="16"/>
          <w:szCs w:val="16"/>
        </w:rPr>
        <w:tab/>
      </w:r>
      <w:r>
        <w:rPr>
          <w:rFonts w:ascii="Poppins" w:eastAsia="Poppins" w:hAnsi="Poppins" w:cs="Poppins"/>
          <w:sz w:val="16"/>
          <w:szCs w:val="16"/>
        </w:rPr>
        <w:tab/>
        <w:t xml:space="preserve">                                                               </w:t>
      </w:r>
      <w:r>
        <w:rPr>
          <w:rFonts w:ascii="Poppins" w:eastAsia="Poppins" w:hAnsi="Poppins" w:cs="Poppins"/>
          <w:b/>
          <w:bCs/>
          <w:sz w:val="20"/>
          <w:szCs w:val="20"/>
        </w:rPr>
        <w:t xml:space="preserve">Sangamitra V </w:t>
      </w:r>
      <w:r>
        <w:rPr>
          <w:rFonts w:ascii="Poppins" w:eastAsia="Poppins" w:hAnsi="Poppins" w:cs="Poppins"/>
          <w:b/>
          <w:bCs/>
          <w:sz w:val="20"/>
          <w:szCs w:val="20"/>
        </w:rPr>
        <w:tab/>
      </w:r>
      <w:r>
        <w:rPr>
          <w:rFonts w:ascii="Poppins" w:eastAsia="Poppins" w:hAnsi="Poppins" w:cs="Poppins"/>
          <w:b/>
          <w:bCs/>
          <w:sz w:val="20"/>
          <w:szCs w:val="20"/>
        </w:rPr>
        <w:tab/>
      </w:r>
      <w:r>
        <w:rPr>
          <w:rFonts w:ascii="Poppins" w:eastAsia="Poppins" w:hAnsi="Poppins" w:cs="Poppins"/>
          <w:b/>
          <w:bCs/>
          <w:sz w:val="20"/>
          <w:szCs w:val="20"/>
        </w:rPr>
        <w:tab/>
        <w:t xml:space="preserve">          Date :</w:t>
      </w:r>
      <w:r>
        <w:rPr>
          <w:rFonts w:ascii="Poppins SemiBold" w:eastAsia="Poppins SemiBold" w:hAnsi="Poppins SemiBold" w:cs="Poppins SemiBold"/>
          <w:sz w:val="20"/>
          <w:szCs w:val="20"/>
        </w:rPr>
        <w:t xml:space="preserve"> </w:t>
      </w:r>
      <w:r>
        <w:rPr>
          <w:rFonts w:ascii="Poppins" w:eastAsia="Poppins" w:hAnsi="Poppins" w:cs="Poppins"/>
          <w:sz w:val="20"/>
          <w:szCs w:val="20"/>
        </w:rPr>
        <w:t>&lt;&lt;Date&gt;&gt;</w:t>
      </w:r>
    </w:p>
    <w:p w14:paraId="1E98896B" w14:textId="0BD5A594" w:rsidR="00457B24" w:rsidRDefault="00000000">
      <w:pPr>
        <w:spacing w:line="240" w:lineRule="auto"/>
        <w:ind w:left="5040" w:right="-1423" w:firstLine="720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b/>
          <w:bCs/>
          <w:sz w:val="16"/>
          <w:szCs w:val="16"/>
        </w:rPr>
        <w:t xml:space="preserve">          HR Team</w:t>
      </w:r>
      <w:r>
        <w:rPr>
          <w:rFonts w:ascii="Poppins" w:eastAsia="Poppins" w:hAnsi="Poppins" w:cs="Poppins"/>
          <w:sz w:val="16"/>
          <w:szCs w:val="16"/>
        </w:rPr>
        <w:t xml:space="preserve">, Cybernaut EdTech Private Limited  </w:t>
      </w:r>
      <w:r>
        <w:rPr>
          <w:rFonts w:ascii="Poppins" w:eastAsia="Poppins" w:hAnsi="Poppins" w:cs="Poppins"/>
          <w:sz w:val="16"/>
          <w:szCs w:val="16"/>
        </w:rPr>
        <w:tab/>
        <w:t xml:space="preserve">          </w:t>
      </w:r>
      <w:r>
        <w:rPr>
          <w:rFonts w:ascii="Poppins" w:eastAsia="Poppins" w:hAnsi="Poppins" w:cs="Poppins"/>
          <w:b/>
          <w:bCs/>
          <w:sz w:val="20"/>
          <w:szCs w:val="20"/>
        </w:rPr>
        <w:t xml:space="preserve">Intern ID : </w:t>
      </w:r>
      <w:r w:rsidR="001729CF">
        <w:rPr>
          <w:rFonts w:ascii="Poppins" w:eastAsia="Poppins" w:hAnsi="Poppins" w:cs="Poppins"/>
          <w:b/>
          <w:bCs/>
          <w:sz w:val="20"/>
          <w:szCs w:val="20"/>
        </w:rPr>
        <w:t xml:space="preserve"> </w:t>
      </w:r>
      <w:r w:rsidR="001729CF">
        <w:rPr>
          <w:rFonts w:ascii="Poppins" w:eastAsia="Poppins" w:hAnsi="Poppins" w:cs="Poppins"/>
          <w:sz w:val="20"/>
          <w:szCs w:val="20"/>
        </w:rPr>
        <w:t>{{</w:t>
      </w:r>
      <w:proofErr w:type="spellStart"/>
      <w:r w:rsidR="001729CF">
        <w:rPr>
          <w:rFonts w:ascii="Poppins" w:eastAsia="Poppins" w:hAnsi="Poppins" w:cs="Poppins"/>
          <w:sz w:val="20"/>
          <w:szCs w:val="20"/>
        </w:rPr>
        <w:t>unique_id</w:t>
      </w:r>
      <w:proofErr w:type="spellEnd"/>
      <w:r w:rsidR="001729CF">
        <w:rPr>
          <w:rFonts w:ascii="Poppins" w:eastAsia="Poppins" w:hAnsi="Poppins" w:cs="Poppins"/>
          <w:sz w:val="20"/>
          <w:szCs w:val="20"/>
        </w:rPr>
        <w:t>}}</w:t>
      </w:r>
      <w:r>
        <w:rPr>
          <w:rFonts w:ascii="Poppins" w:eastAsia="Poppins" w:hAnsi="Poppins" w:cs="Poppins"/>
          <w:sz w:val="16"/>
          <w:szCs w:val="16"/>
        </w:rPr>
        <w:t xml:space="preserve"> </w:t>
      </w:r>
    </w:p>
    <w:p w14:paraId="5CDC8205" w14:textId="77777777" w:rsidR="00457B24" w:rsidRDefault="00000000">
      <w:pPr>
        <w:spacing w:line="240" w:lineRule="auto"/>
        <w:ind w:right="-1423"/>
        <w:rPr>
          <w:rFonts w:ascii="Poppins" w:eastAsia="Poppins" w:hAnsi="Poppins" w:cs="Poppins"/>
          <w:sz w:val="20"/>
          <w:szCs w:val="20"/>
        </w:rPr>
      </w:pP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ab/>
        <w:t xml:space="preserve">      </w:t>
      </w:r>
    </w:p>
    <w:p w14:paraId="1274E3D8" w14:textId="77777777" w:rsidR="00457B24" w:rsidRDefault="00000000">
      <w:pPr>
        <w:spacing w:line="240" w:lineRule="auto"/>
        <w:ind w:left="5760" w:right="-1423"/>
        <w:rPr>
          <w:rFonts w:ascii="Poppins" w:eastAsia="Poppins" w:hAnsi="Poppins" w:cs="Poppins"/>
          <w:sz w:val="20"/>
          <w:szCs w:val="20"/>
        </w:rPr>
      </w:pPr>
      <w:r>
        <w:rPr>
          <w:rFonts w:ascii="Poppins" w:eastAsia="Poppins" w:hAnsi="Poppins" w:cs="Poppins"/>
          <w:sz w:val="20"/>
          <w:szCs w:val="20"/>
        </w:rPr>
        <w:t xml:space="preserve">                                                                                                                    </w:t>
      </w:r>
    </w:p>
    <w:p w14:paraId="295589C5" w14:textId="77777777" w:rsidR="00457B24" w:rsidRDefault="00000000">
      <w:pPr>
        <w:ind w:right="-1423"/>
        <w:rPr>
          <w:rFonts w:ascii="Poppins SemiBold" w:eastAsia="Poppins SemiBold" w:hAnsi="Poppins SemiBold" w:cs="Poppins SemiBold"/>
          <w:sz w:val="20"/>
          <w:szCs w:val="20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 xml:space="preserve">  </w:t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</w:r>
      <w:r>
        <w:rPr>
          <w:rFonts w:ascii="Poppins SemiBold" w:eastAsia="Poppins SemiBold" w:hAnsi="Poppins SemiBold" w:cs="Poppins SemiBold"/>
          <w:sz w:val="20"/>
          <w:szCs w:val="20"/>
        </w:rPr>
        <w:tab/>
        <w:t xml:space="preserve"> x</w:t>
      </w:r>
    </w:p>
    <w:sectPr w:rsidR="00457B24">
      <w:pgSz w:w="14173" w:h="9978" w:orient="landscape"/>
      <w:pgMar w:top="141" w:right="1440" w:bottom="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  <w:embedRegular r:id="rId1" w:fontKey="{8C6AE014-15D2-4263-BF12-EC7EE44918CD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AC8142CC-AB6C-4CB5-858D-0EBC36E7209F}"/>
    <w:embedBold r:id="rId3" w:fontKey="{FE74B0D0-18FB-4FA3-AA1F-1999858637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1FFFF8A-1C68-4FD9-B0A8-C72485615D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8D9F22A-3D28-4956-97B1-F930DAD64EC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B24"/>
    <w:rsid w:val="001729CF"/>
    <w:rsid w:val="00457B24"/>
    <w:rsid w:val="00F4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D14C"/>
  <w15:docId w15:val="{C6BCB88B-7A1C-4AD4-9916-F9FB4FDB9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SOUNDARYA M</cp:lastModifiedBy>
  <cp:revision>2</cp:revision>
  <dcterms:created xsi:type="dcterms:W3CDTF">2026-02-28T08:45:00Z</dcterms:created>
  <dcterms:modified xsi:type="dcterms:W3CDTF">2026-02-28T08:47:00Z</dcterms:modified>
</cp:coreProperties>
</file>