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1423.2283464566917" w:firstLine="0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-384824</wp:posOffset>
            </wp:positionV>
            <wp:extent cx="3590925" cy="638175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290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38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6915150</wp:posOffset>
            </wp:positionH>
            <wp:positionV relativeFrom="page">
              <wp:posOffset>-481499</wp:posOffset>
            </wp:positionV>
            <wp:extent cx="4377365" cy="924412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365" cy="924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right="-1423.2283464566917" w:firstLine="0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5743575</wp:posOffset>
            </wp:positionH>
            <wp:positionV relativeFrom="page">
              <wp:posOffset>-167174</wp:posOffset>
            </wp:positionV>
            <wp:extent cx="1452563" cy="1314728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314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1423.2283464566917" w:firstLine="0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-1423.2283464566917" w:firstLine="0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-1423.2283464566917" w:firstLine="0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8086725</wp:posOffset>
            </wp:positionH>
            <wp:positionV relativeFrom="page">
              <wp:posOffset>932475</wp:posOffset>
            </wp:positionV>
            <wp:extent cx="983909" cy="2029312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909" cy="2029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1423.2283464566917" w:firstLine="0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-1423.2283464566917" w:firstLine="0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-1423.2283464566917" w:firstLine="0"/>
        <w:rPr>
          <w:rFonts w:ascii="Poppins" w:cs="Poppins" w:eastAsia="Poppins" w:hAnsi="Poppins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20" w:lineRule="auto"/>
        <w:ind w:left="0" w:right="-1423.2283464566917" w:firstLine="0"/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right="-1423.2283464566917" w:firstLine="0"/>
        <w:rPr>
          <w:rFonts w:ascii="Poppins" w:cs="Poppins" w:eastAsia="Poppins" w:hAnsi="Poppins"/>
          <w:sz w:val="30"/>
          <w:szCs w:val="30"/>
        </w:rPr>
      </w:pPr>
      <w:r w:rsidDel="00000000" w:rsidR="00000000" w:rsidRPr="00000000">
        <w:rPr>
          <w:rFonts w:ascii="Poppins" w:cs="Poppins" w:eastAsia="Poppins" w:hAnsi="Poppins"/>
          <w:sz w:val="30"/>
          <w:szCs w:val="30"/>
          <w:rtl w:val="0"/>
        </w:rPr>
        <w:t xml:space="preserve"> </w:t>
        <w:tab/>
        <w:tab/>
        <w:tab/>
        <w:tab/>
        <w:tab/>
        <w:tab/>
        <w:tab/>
        <w:tab/>
        <w:t xml:space="preserve">   </w:t>
        <w:tab/>
        <w:tab/>
        <w:t xml:space="preserve">TO WHOM IT MAY CONCERN</w:t>
      </w:r>
    </w:p>
    <w:p w:rsidR="00000000" w:rsidDel="00000000" w:rsidP="00000000" w:rsidRDefault="00000000" w:rsidRPr="00000000" w14:paraId="0000000B">
      <w:pPr>
        <w:ind w:left="0" w:right="-1423.2283464566917" w:firstLine="0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760" w:right="-1423.2283464566917" w:firstLine="720"/>
        <w:rPr>
          <w:rFonts w:ascii="Poppins SemiBold" w:cs="Poppins SemiBold" w:eastAsia="Poppins SemiBold" w:hAnsi="Poppins SemiBold"/>
          <w:sz w:val="44"/>
          <w:szCs w:val="44"/>
        </w:rPr>
      </w:pPr>
      <w:r w:rsidDel="00000000" w:rsidR="00000000" w:rsidRPr="00000000">
        <w:rPr>
          <w:rFonts w:ascii="Poppins" w:cs="Poppins" w:eastAsia="Poppins" w:hAnsi="Poppins"/>
          <w:sz w:val="30"/>
          <w:szCs w:val="30"/>
          <w:rtl w:val="0"/>
        </w:rPr>
        <w:t xml:space="preserve">   </w:t>
        <w:tab/>
        <w:t xml:space="preserve">          </w:t>
      </w:r>
      <w:r w:rsidDel="00000000" w:rsidR="00000000" w:rsidRPr="00000000">
        <w:rPr>
          <w:rFonts w:ascii="Poppins SemiBold" w:cs="Poppins SemiBold" w:eastAsia="Poppins SemiBold" w:hAnsi="Poppins SemiBold"/>
          <w:sz w:val="44"/>
          <w:szCs w:val="44"/>
          <w:rtl w:val="0"/>
        </w:rPr>
        <w:t xml:space="preserve">&lt;&lt;Name&gt;&gt;</w:t>
      </w:r>
    </w:p>
    <w:p w:rsidR="00000000" w:rsidDel="00000000" w:rsidP="00000000" w:rsidRDefault="00000000" w:rsidRPr="00000000" w14:paraId="0000000D">
      <w:pPr>
        <w:ind w:left="5760" w:right="-1423.2283464566917" w:firstLine="72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3852075</wp:posOffset>
            </wp:positionH>
            <wp:positionV relativeFrom="page">
              <wp:posOffset>2729850</wp:posOffset>
            </wp:positionV>
            <wp:extent cx="4503600" cy="3659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600" cy="36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4320" w:right="-1423.2283464566917" w:firstLine="72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  <w:tab/>
        <w:t xml:space="preserve">  </w:t>
        <w:tab/>
        <w:t xml:space="preserve">      This is to certify that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&lt;&lt;Name&gt;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&gt; was employed at </w:t>
      </w:r>
    </w:p>
    <w:p w:rsidR="00000000" w:rsidDel="00000000" w:rsidP="00000000" w:rsidRDefault="00000000" w:rsidRPr="00000000" w14:paraId="0000000F">
      <w:pPr>
        <w:spacing w:line="240" w:lineRule="auto"/>
        <w:ind w:left="0" w:right="-1423.2283464566917" w:firstLine="0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 xml:space="preserve">    Cybernaut EdTech Private Limited as a </w:t>
        <w:tab/>
      </w:r>
    </w:p>
    <w:p w:rsidR="00000000" w:rsidDel="00000000" w:rsidP="00000000" w:rsidRDefault="00000000" w:rsidRPr="00000000" w14:paraId="00000010">
      <w:pPr>
        <w:spacing w:line="240" w:lineRule="auto"/>
        <w:ind w:left="576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&lt;&lt;Role&gt;&gt;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from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&lt;&lt;DOJ&gt;&gt;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&lt;&lt;DOE&gt;&gt;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11">
      <w:pPr>
        <w:spacing w:line="240" w:lineRule="auto"/>
        <w:ind w:left="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        </w:t>
        <w:tab/>
        <w:tab/>
        <w:tab/>
        <w:tab/>
        <w:tab/>
        <w:tab/>
        <w:t xml:space="preserve">                           while showcasing a professional and commendable work </w:t>
      </w:r>
    </w:p>
    <w:p w:rsidR="00000000" w:rsidDel="00000000" w:rsidP="00000000" w:rsidRDefault="00000000" w:rsidRPr="00000000" w14:paraId="00000012">
      <w:pPr>
        <w:spacing w:line="240" w:lineRule="auto"/>
        <w:ind w:left="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</w:t>
        <w:tab/>
        <w:tab/>
        <w:tab/>
        <w:tab/>
        <w:tab/>
        <w:tab/>
        <w:tab/>
        <w:tab/>
        <w:tab/>
        <w:tab/>
        <w:tab/>
        <w:t xml:space="preserve">         attitude throughout.</w:t>
      </w:r>
    </w:p>
    <w:p w:rsidR="00000000" w:rsidDel="00000000" w:rsidP="00000000" w:rsidRDefault="00000000" w:rsidRPr="00000000" w14:paraId="00000013">
      <w:pPr>
        <w:spacing w:line="240" w:lineRule="auto"/>
        <w:ind w:left="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  <w:del w:author="Hr Management Cybernaut" w:id="0" w:date="2026-02-27T17:14:01Z">
        <w:r w:rsidDel="00000000" w:rsidR="00000000" w:rsidRPr="00000000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4429125</wp:posOffset>
              </wp:positionH>
              <wp:positionV relativeFrom="paragraph">
                <wp:posOffset>190500</wp:posOffset>
              </wp:positionV>
              <wp:extent cx="898256" cy="884646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1"/>
                      <a:srcRect b="49229" l="31639" r="46721" t="1905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8256" cy="88464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del>
    </w:p>
    <w:p w:rsidR="00000000" w:rsidDel="00000000" w:rsidP="00000000" w:rsidRDefault="00000000" w:rsidRPr="00000000" w14:paraId="00000014">
      <w:pPr>
        <w:spacing w:line="240" w:lineRule="auto"/>
        <w:ind w:left="6480" w:right="-1423.2283464566917" w:firstLine="72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648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</w:r>
      <w:ins w:author="Hr Management Cybernaut" w:id="0" w:date="2026-02-27T17:14:01Z">
        <w:r w:rsidDel="00000000" w:rsidR="00000000" w:rsidRPr="00000000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4467225</wp:posOffset>
              </wp:positionH>
              <wp:positionV relativeFrom="paragraph">
                <wp:posOffset>266700</wp:posOffset>
              </wp:positionV>
              <wp:extent cx="826766" cy="817971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1"/>
                      <a:srcRect b="49229" l="31639" r="46721" t="1905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6766" cy="81797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ins>
    </w:p>
    <w:p w:rsidR="00000000" w:rsidDel="00000000" w:rsidP="00000000" w:rsidRDefault="00000000" w:rsidRPr="00000000" w14:paraId="00000016">
      <w:pPr>
        <w:spacing w:line="240" w:lineRule="auto"/>
        <w:ind w:left="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right="-1423.2283464566917" w:firstLine="0"/>
        <w:jc w:val="left"/>
        <w:rPr>
          <w:ins w:author="Hr Management Cybernaut" w:id="1" w:date="2026-02-27T17:14:14Z"/>
          <w:rFonts w:ascii="Poppins" w:cs="Poppins" w:eastAsia="Poppins" w:hAnsi="Poppins"/>
          <w:sz w:val="20"/>
          <w:szCs w:val="20"/>
        </w:rPr>
      </w:pPr>
      <w:ins w:author="Hr Management Cybernaut" w:id="1" w:date="2026-02-27T17:14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9">
      <w:pPr>
        <w:spacing w:line="240" w:lineRule="auto"/>
        <w:ind w:left="0" w:right="-1423.2283464566917" w:firstLine="0"/>
        <w:jc w:val="left"/>
        <w:rPr>
          <w:ins w:author="Hr Management Cybernaut" w:id="1" w:date="2026-02-27T17:14:14Z"/>
          <w:rFonts w:ascii="Poppins" w:cs="Poppins" w:eastAsia="Poppins" w:hAnsi="Poppins"/>
          <w:sz w:val="20"/>
          <w:szCs w:val="20"/>
        </w:rPr>
      </w:pPr>
      <w:ins w:author="Hr Management Cybernaut" w:id="1" w:date="2026-02-27T17:14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A">
      <w:pPr>
        <w:spacing w:line="240" w:lineRule="auto"/>
        <w:ind w:left="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right="-1423.2283464566917" w:firstLine="0"/>
        <w:jc w:val="left"/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  </w:t>
        <w:tab/>
        <w:tab/>
        <w:tab/>
        <w:tab/>
        <w:tab/>
        <w:tab/>
        <w:t xml:space="preserve">                                                     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Sangamitra V </w:t>
        <w:tab/>
        <w:tab/>
        <w:tab/>
        <w:t xml:space="preserve">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Date :</w:t>
      </w: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&lt;&lt;Date&gt;&gt;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5040" w:right="-1423.2283464566917" w:firstLine="720"/>
        <w:jc w:val="left"/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6"/>
          <w:szCs w:val="16"/>
          <w:rtl w:val="0"/>
        </w:rPr>
        <w:t xml:space="preserve">          HR Team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, Cybernaut EdTech Private Limited  </w:t>
        <w:tab/>
        <w:t xml:space="preserve">         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Intern ID 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&lt;&lt;InternID&gt;&gt; </w:t>
      </w:r>
      <w:r w:rsidDel="00000000" w:rsidR="00000000" w:rsidRPr="00000000">
        <w:rPr>
          <w:rFonts w:ascii="Poppins" w:cs="Poppins" w:eastAsia="Poppins" w:hAnsi="Poppins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40" w:lineRule="auto"/>
        <w:ind w:left="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    </w:t>
      </w:r>
    </w:p>
    <w:p w:rsidR="00000000" w:rsidDel="00000000" w:rsidP="00000000" w:rsidRDefault="00000000" w:rsidRPr="00000000" w14:paraId="0000001E">
      <w:pPr>
        <w:spacing w:line="240" w:lineRule="auto"/>
        <w:ind w:left="5760" w:right="-1423.2283464566917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ind w:left="0" w:right="-1423.2283464566917" w:firstLine="0"/>
        <w:rPr>
          <w:rFonts w:ascii="Poppins SemiBold" w:cs="Poppins SemiBold" w:eastAsia="Poppins SemiBold" w:hAnsi="Poppins SemiBold"/>
          <w:sz w:val="20"/>
          <w:szCs w:val="20"/>
        </w:rPr>
      </w:pPr>
      <w:r w:rsidDel="00000000" w:rsidR="00000000" w:rsidRPr="00000000">
        <w:rPr>
          <w:rFonts w:ascii="Poppins SemiBold" w:cs="Poppins SemiBold" w:eastAsia="Poppins SemiBold" w:hAnsi="Poppins SemiBold"/>
          <w:sz w:val="20"/>
          <w:szCs w:val="20"/>
          <w:rtl w:val="0"/>
        </w:rPr>
        <w:t xml:space="preserve">  </w:t>
        <w:tab/>
        <w:tab/>
        <w:tab/>
        <w:tab/>
        <w:tab/>
        <w:t xml:space="preserve"> x</w:t>
      </w:r>
      <w:r w:rsidDel="00000000" w:rsidR="00000000" w:rsidRPr="00000000">
        <w:rPr>
          <w:rtl w:val="0"/>
        </w:rPr>
      </w:r>
    </w:p>
    <w:sectPr>
      <w:pgSz w:h="9978" w:w="14173" w:orient="landscape"/>
      <w:pgMar w:bottom="0" w:top="141.73228346456693" w:left="0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